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Birinci paragraf: </w:t>
      </w:r>
      <w:commentRangeStart w:id="0"/>
      <w:r>
        <w:rPr/>
        <w:t>açıklamalı ifade</w:t>
      </w:r>
      <w:r>
        <w:rPr/>
      </w:r>
      <w:commentRangeEnd w:id="0"/>
      <w:r>
        <w:commentReference w:id="0"/>
      </w:r>
      <w:r>
        <w:rPr/>
        <w:t xml:space="preserve"> burada.</w:t>
      </w:r>
    </w:p>
    <w:p>
      <w:pPr>
        <w:pStyle w:val="Normal"/>
        <w:bidi w:val="0"/>
        <w:jc w:val="start"/>
        <w:rPr/>
      </w:pPr>
      <w:r>
        <w:rPr/>
        <w:commentReference w:id="1"/>
      </w:r>
      <w:r>
        <w:rPr/>
        <w:t>İkinci paragrafta noktaya bağlı açıklama var.</w:t>
      </w:r>
    </w:p>
    <w:p>
      <w:pPr>
        <w:pStyle w:val="Normal"/>
        <w:bidi w:val="0"/>
        <w:jc w:val="start"/>
        <w:rPr/>
      </w:pPr>
      <w:r>
        <w:rPr/>
        <w:t xml:space="preserve">Bu cümlede </w:t>
      </w:r>
      <w:del w:id="0" w:author="Ali Veli" w:date="2026-01-02T10:00:00Z">
        <w:r>
          <w:rPr/>
          <w:delText>silinen sözcük</w:delText>
        </w:r>
      </w:del>
      <w:r>
        <w:rPr/>
        <w:t xml:space="preserve">bir </w:t>
      </w:r>
      <w:ins w:id="1" w:author="Ali Veli" w:date="2026-01-02T10:05:00Z">
        <w:r>
          <w:rPr/>
          <w:t>eklenen ifade</w:t>
        </w:r>
      </w:ins>
      <w:r>
        <w:rPr/>
        <w:t xml:space="preserve"> var.</w:t>
      </w:r>
    </w:p>
    <w:p>
      <w:pPr>
        <w:pStyle w:val="Normal"/>
        <w:bidi w:val="0"/>
        <w:jc w:val="both"/>
        <w:rPr/>
      </w:pPr>
      <w:r>
        <w:rPr/>
        <w:t>Son paragraf iki yana yaslanmıştır ve belgenin kendi varsayılan yazı tipi ile aralıkları korunmalıdır; bu paragraf yeterince uzun olsun diye birkaç sözcük daha eklenmiştir.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yşe Yılmaz" w:date="2026-01-03T09:00:00Z" w:initials="">
    <w:p>
      <w:pPr>
        <w:overflowPunct w:val="false"/>
        <w:bidi w:val="0"/>
        <w:rPr/>
      </w:pPr>
      <w:r>
        <w:rPr>
          <w:rFonts w:ascii="Liberation Serif" w:hAnsi="Liberation Serif" w:eastAsia="DejaVu Sans" w:cs="DejaVu Sans"/>
          <w:kern w:val="0"/>
          <w:lang w:val="en-US" w:eastAsia="en-US" w:bidi="en-US"/>
        </w:rPr>
        <w:t>Aralıklı açıklama metni.</w:t>
      </w:r>
    </w:p>
  </w:comment>
  <w:comment w:id="1" w:author="Mehmet Kaya" w:date="2026-01-03T09:30:00Z" w:initials="">
    <w:p>
      <w:pPr>
        <w:overflowPunct w:val="false"/>
        <w:bidi w:val="0"/>
        <w:rPr/>
      </w:pPr>
      <w:r>
        <w:rPr>
          <w:rFonts w:ascii="Liberation Serif" w:hAnsi="Liberation Serif" w:eastAsia="DejaVu Sans" w:cs="DejaVu Sans"/>
          <w:kern w:val="0"/>
          <w:lang w:val="en-US" w:eastAsia="en-US" w:bidi="en-US"/>
        </w:rPr>
        <w:t>Nokta açıklaması.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erif">
    <w:altName w:val="Times New Roman"/>
    <w:charset w:val="00" w:characterSet="iso-8859-1"/>
    <w:family w:val="auto"/>
    <w:pitch w:val="default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tr-T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İzleme Örneği</dc:title>
</cp:coreProperties>
</file>
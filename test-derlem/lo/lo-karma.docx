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Gerçek Dünya Derlem Belgesi</w:t>
      </w:r>
    </w:p>
    <w:p>
      <w:pPr>
        <w:pStyle w:val="Subtitle"/>
        <w:bidi w:val="0"/>
        <w:rPr/>
      </w:pPr>
      <w:r>
        <w:rPr/>
        <w:t>Varyant: karma</w:t>
      </w:r>
    </w:p>
    <w:p>
      <w:pPr>
        <w:pStyle w:val="Heading1"/>
        <w:bidi w:val="0"/>
        <w:ind w:hanging="0" w:left="0"/>
        <w:jc w:val="left"/>
        <w:rPr/>
      </w:pPr>
      <w:r>
        <w:rPr/>
        <w:t>Bölüm 1: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
        <w:r>
          <w:rPr/>
          <w:t>bağlantı</w:t>
        </w:r>
      </w:hyperlink>
      <w:r>
        <w:rPr>
          <w:rStyle w:val="FootnoteReference"/>
        </w:rPr>
        <w:footnoteReference w:id="2"/>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r>
        <w:rPr/>
        <w:t>Alt başlık 1.1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p>
      <w:pPr>
        <w:pStyle w:val="Normal"/>
        <w:bidi w:val="0"/>
        <w:jc w:val="left"/>
        <w:rPr/>
      </w:pPr>
      <w:r>
        <w:rPr/>
        <w:drawing>
          <wp:inline distT="0" distB="0" distL="0" distR="0">
            <wp:extent cx="3599815" cy="27000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3599815" cy="2700020"/>
                    </a:xfrm>
                    <a:prstGeom prst="rect">
                      <a:avLst/>
                    </a:prstGeom>
                  </pic:spPr>
                </pic:pic>
              </a:graphicData>
            </a:graphic>
          </wp:inline>
        </w:drawing>
      </w:r>
    </w:p>
    <w:p>
      <w:pPr>
        <w:pStyle w:val="Normal"/>
        <w:bidi w:val="0"/>
        <w:jc w:val="left"/>
        <w:rPr/>
      </w:pPr>
      <w:r>
        <w:rPr/>
        <w:commentReference w:id="0"/>
      </w:r>
      <w:r>
        <w:rPr/>
        <w:t xml:space="preserve">Bu paragrafta bir yorum var. Ayrıca </w:t>
      </w:r>
      <w:del w:id="0" w:author="Unknown Author" w:date="2026-10-14T08:37:41Z">
        <w:r>
          <w:rPr/>
          <w:delText>silinecek kelime</w:delText>
        </w:r>
      </w:del>
      <w:r>
        <w:rPr/>
        <w:t xml:space="preserve"> ve </w:t>
      </w:r>
      <w:r>
        <w:rPr>
          <w:b/>
          <w:rPrChange w:id="0" w:author="Unknown Author" w:date="2026-10-14T08:37:41Z"/>
        </w:rPr>
        <w:t>kalınlaşacak ifade</w:t>
      </w:r>
      <w:r>
        <w:rPr/>
        <w:t xml:space="preserve"> burada.</w:t>
      </w:r>
    </w:p>
    <w:p>
      <w:pPr>
        <w:pStyle w:val="Normal"/>
        <w:bidi w:val="0"/>
        <w:jc w:val="left"/>
        <w:rPr/>
      </w:pPr>
      <w:r>
        <w:rPr/>
        <w:t>Satır sonu öncesi</w:t>
      </w:r>
    </w:p>
    <w:p>
      <w:pPr>
        <w:pStyle w:val="Normal"/>
        <w:pageBreakBefore w:val="false"/>
        <w:bidi w:val="0"/>
        <w:jc w:val="left"/>
        <w:rPr/>
      </w:pPr>
      <w:r>
        <w:rPr/>
        <w:t>Satır</w:t>
        <w:br/>
        <w:t>sonu</w:t>
        <w:tab/>
        <w:t>sekme sonrası</w:t>
      </w:r>
      <w:r>
        <w:br w:type="page"/>
      </w:r>
    </w:p>
    <w:p>
      <w:pPr>
        <w:pStyle w:val="Heading1"/>
        <w:bidi w:val="0"/>
        <w:ind w:hanging="0" w:left="0"/>
        <w:jc w:val="left"/>
        <w:rPr/>
      </w:pPr>
      <w:r>
        <w:rPr/>
        <w:t>Bölüm 2: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4">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r>
        <w:rPr/>
        <w:t>Alt başlık 2.1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drawing>
          <wp:inline distT="0" distB="0" distL="0" distR="0">
            <wp:extent cx="2879725" cy="18002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2879725" cy="1800225"/>
                    </a:xfrm>
                    <a:prstGeom prst="rect">
                      <a:avLst/>
                    </a:prstGeom>
                  </pic:spPr>
                </pic:pic>
              </a:graphicData>
            </a:graphic>
          </wp:inline>
        </w:drawing>
      </w:r>
      <w:r>
        <w:rPr/>
        <w:t xml:space="preserve"> </w:t>
      </w:r>
      <w:r>
        <w:rPr/>
        <w:t>Şekil: örnek grafik resmi.</w:t>
      </w:r>
    </w:p>
    <w:p>
      <w:pPr>
        <w:pStyle w:val="Normal"/>
        <w:bidi w:val="0"/>
        <w:jc w:val="left"/>
        <w:rPr/>
      </w:pPr>
      <w:r>
        <w:rPr/>
        <w:commentReference w:id="1"/>
      </w:r>
      <w:r>
        <w:rPr/>
        <w:t>Bu paragrafta bir yorum var. Ayrıca silinecek kelime ve kalınlaşacak ifade burada.</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r>
        <w:rPr/>
        <w:t>Bölüm 3: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6">
        <w:r>
          <w:rPr/>
          <w:t>bağlantı</w:t>
        </w:r>
      </w:hyperlink>
      <w:r>
        <w:rPr>
          <w:rStyle w:val="FootnoteReference"/>
        </w:rPr>
        <w:footnoteReference w:id="3"/>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r>
        <w:rPr/>
        <w:t>Alt başlık 3.1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p>
      <w:pPr>
        <w:pStyle w:val="Normal"/>
        <w:bidi w:val="0"/>
        <w:jc w:val="left"/>
        <w:rPr/>
      </w:pPr>
      <w:r>
        <w:rPr/>
        <w:drawing>
          <wp:inline distT="0" distB="0" distL="0" distR="0">
            <wp:extent cx="2879725" cy="18002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2879725" cy="1800225"/>
                    </a:xfrm>
                    <a:prstGeom prst="rect">
                      <a:avLst/>
                    </a:prstGeom>
                  </pic:spPr>
                </pic:pic>
              </a:graphicData>
            </a:graphic>
          </wp:inline>
        </w:drawing>
      </w:r>
      <w:r>
        <w:rPr/>
        <w:t xml:space="preserve"> </w:t>
      </w:r>
      <w:r>
        <w:rPr/>
        <w:t>Şekil: örnek grafik resmi.</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bidi w:val="0"/>
        <w:jc w:val="left"/>
        <w:rPr/>
      </w:pPr>
      <w:r>
        <w:rPr/>
        <w:t>Çerçeveden sonraki paragraf.</w:t>
      </w:r>
      <w:r>
        <mc:AlternateContent>
          <mc:Choice Requires="wps">
            <w:drawing>
              <wp:anchor behindDoc="0" distT="72390" distB="72390" distL="72390" distR="72390" simplePos="0" locked="0" layoutInCell="0" allowOverlap="1" relativeHeight="6">
                <wp:simplePos x="0" y="0"/>
                <wp:positionH relativeFrom="column">
                  <wp:align>center</wp:align>
                </wp:positionH>
                <wp:positionV relativeFrom="line">
                  <wp:align>top</wp:align>
                </wp:positionV>
                <wp:extent cx="2160270" cy="284480"/>
                <wp:effectExtent l="0" t="0" r="0" b="0"/>
                <wp:wrapSquare wrapText="bothSides"/>
                <wp:docPr id="4" name="Frame1"/>
                <a:graphic xmlns:a="http://schemas.openxmlformats.org/drawingml/2006/main">
                  <a:graphicData uri="http://schemas.microsoft.com/office/word/2010/wordprocessingShape">
                    <wps:wsp>
                      <wps:cNvSpPr txBox="1"/>
                      <wps:spPr>
                        <a:xfrm>
                          <a:off x="0" y="0"/>
                          <a:ext cx="2160270" cy="284480"/>
                        </a:xfrm>
                        <a:prstGeom prst="rect"/>
                        <a:solidFill>
                          <a:srgbClr val="FFFFFF"/>
                        </a:solidFill>
                        <a:ln>
                          <a:solidFill>
                            <a:srgbClr val="000000"/>
                          </a:solidFill>
                        </a:ln>
                      </wps:spPr>
                      <wps:txbx>
                        <w:txbxContent>
                          <w:p>
                            <w:pPr>
                              <w:pStyle w:val="FrameContents"/>
                              <w:bidi w:val="0"/>
                              <w:jc w:val="left"/>
                              <w:rPr/>
                            </w:pPr>
                            <w:r>
                              <w:rPr/>
                              <w:t>Metin çerçevesi içindeki yazı.</w:t>
                            </w:r>
                          </w:p>
                        </w:txbxContent>
                      </wps:txbx>
                      <wps:bodyPr anchor="t" lIns="53975" tIns="53975" rIns="53975" bIns="53975">
                        <a:spAutoFit/>
                      </wps:bodyPr>
                    </wps:wsp>
                  </a:graphicData>
                </a:graphic>
              </wp:anchor>
            </w:drawing>
          </mc:Choice>
          <mc:Fallback>
            <w:pict>
              <v:rect strokecolor="#000000" strokeweight="0pt" style="position:absolute;rotation:-0;width:170.1pt;height:22.4pt;mso-wrap-distance-left:5.7pt;mso-wrap-distance-right:5.7pt;mso-wrap-distance-top:5.7pt;mso-wrap-distance-bottom:5.7pt;margin-top:5.7pt;mso-position-vertical:top;mso-position-vertical-relative:text;margin-left:155.9pt;mso-position-horizontal:center;mso-position-horizontal-relative:text">
                <v:textbox inset="0.0590277777777778in,0.0590277777777778in,0.0590277777777778in,0.0590277777777778in">
                  <w:txbxContent>
                    <w:p>
                      <w:pPr>
                        <w:pStyle w:val="FrameContents"/>
                        <w:bidi w:val="0"/>
                        <w:jc w:val="left"/>
                        <w:rPr/>
                      </w:pPr>
                      <w:r>
                        <w:rPr/>
                        <w:t>Metin çerçevesi içindeki yazı.</w:t>
                      </w:r>
                    </w:p>
                  </w:txbxContent>
                </v:textbox>
                <w10:wrap type="square"/>
              </v:rect>
            </w:pict>
          </mc:Fallback>
        </mc:AlternateContent>
      </w:r>
    </w:p>
    <w:p>
      <w:pPr>
        <w:pStyle w:val="Normal"/>
        <w:bidi w:val="0"/>
        <w:jc w:val="left"/>
        <w:rPr/>
      </w:pPr>
      <w:r>
        <mc:AlternateContent>
          <mc:Choice Requires="wps">
            <w:drawing>
              <wp:anchor behindDoc="1" distT="0" distB="0" distL="0" distR="0" simplePos="0" locked="0" layoutInCell="0" allowOverlap="1" relativeHeight="2">
                <wp:simplePos x="0" y="0"/>
                <wp:positionH relativeFrom="column">
                  <wp:posOffset>0</wp:posOffset>
                </wp:positionH>
                <wp:positionV relativeFrom="paragraph">
                  <wp:posOffset>635</wp:posOffset>
                </wp:positionV>
                <wp:extent cx="1800225" cy="899795"/>
                <wp:effectExtent l="635" t="635" r="635" b="635"/>
                <wp:wrapSquare wrapText="bothSides"/>
                <wp:docPr id="5" name="Shape1"/>
                <a:graphic xmlns:a="http://schemas.openxmlformats.org/drawingml/2006/main">
                  <a:graphicData uri="http://schemas.microsoft.com/office/word/2010/wordprocessingShape">
                    <wps:wsp>
                      <wps:cNvSpPr/>
                      <wps:nvSpPr>
                        <wps:cNvPr id="6" name="Shape1"/>
                        <wps:cNvSpPr/>
                      </wps:nvSpPr>
                      <wps:spPr>
                        <a:xfrm>
                          <a:off x="0" y="0"/>
                          <a:ext cx="1800360" cy="899640"/>
                        </a:xfrm>
                        <a:prstGeom prst="rect">
                          <a:avLst/>
                        </a:prstGeom>
                        <a:solidFill>
                          <a:srgbClr val="70ad47"/>
                        </a:solidFill>
                        <a:ln w="0">
                          <a:solidFill>
                            <a:srgbClr val="3465a4"/>
                          </a:solidFill>
                        </a:ln>
                      </wps:spPr>
                      <wps:txbx>
                        <w:txbxContent>
                          <w:p>
                            <w:pPr>
                              <w:overflowPunct w:val="false"/>
                              <w:bidi w:val="0"/>
                              <w:rPr/>
                            </w:pPr>
                            <w:r>
                              <w:rPr/>
                              <w:t>Şekil metni</w:t>
                            </w:r>
                          </w:p>
                        </w:txbxContent>
                      </wps:txbx>
                      <wps:bodyPr lIns="0" rIns="0" tIns="0" bIns="0" anchor="ctr" anchorCtr="1">
                        <a:noAutofit/>
                      </wps:bodyPr>
                    </wps:wsp>
                  </a:graphicData>
                </a:graphic>
              </wp:anchor>
            </w:drawing>
          </mc:Choice>
          <mc:Fallback>
            <w:pict>
              <v:rect id="shape_0" ID="Shape1" fillcolor="#70ad47" stroked="t" o:allowincell="f" style="position:absolute;margin-left:0pt;margin-top:0pt;width:141.7pt;height:70.8pt;mso-wrap-style:square;v-text-anchor:middle-center">
                <v:textbox>
                  <w:txbxContent>
                    <w:p>
                      <w:pPr>
                        <w:overflowPunct w:val="false"/>
                        <w:bidi w:val="0"/>
                        <w:rPr/>
                      </w:pPr>
                      <w:r>
                        <w:rPr/>
                        <w:t>Şekil metni</w:t>
                      </w:r>
                    </w:p>
                  </w:txbxContent>
                </v:textbox>
                <v:fill o:detectmouseclick="t" color2="#8f52b8"/>
                <v:stroke color="#3465a4" joinstyle="round" endcap="flat"/>
                <w10:wrap type="square"/>
              </v:rect>
            </w:pict>
          </mc:Fallback>
        </mc:AlternateContent>
      </w:r>
      <w:r>
        <w:rPr/>
        <w:t>Şekilden sonraki paragraf.</w:t>
      </w:r>
    </w:p>
    <w:p>
      <w:pPr>
        <w:pStyle w:val="Normal"/>
        <w:bidi w:val="0"/>
        <w:jc w:val="left"/>
        <w:rPr/>
      </w:pPr>
      <w:r>
        <w:rPr/>
        <w:t>İki sütunlu bölümdeki paragraf 1.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bidi w:val="0"/>
        <w:jc w:val="left"/>
        <w:rPr/>
      </w:pPr>
      <w:r>
        <w:rPr/>
        <w:t>İki sütunlu bölümdeki paragraf 2.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bidi w:val="0"/>
        <w:jc w:val="left"/>
        <w:rPr/>
      </w:pPr>
      <w:r>
        <w:rPr/>
        <w:t>İki sütunlu bölümdeki paragraf 3.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bidi w:val="0"/>
        <w:jc w:val="left"/>
        <w:rPr/>
      </w:pPr>
      <w:r>
        <w:rPr/>
        <w:t>İki sütunlu bölümdeki paragraf 4.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sectPr>
          <w:headerReference w:type="default" r:id="rId8"/>
          <w:footerReference w:type="default" r:id="rId9"/>
          <w:footnotePr>
            <w:numFmt w:val="decimal"/>
          </w:footnotePr>
          <w:type w:val="nextPage"/>
          <w:pgSz w:w="11906" w:h="16838"/>
          <w:pgMar w:left="1134" w:right="1134" w:gutter="0" w:header="1134" w:top="1417" w:footer="1134" w:bottom="1417"/>
          <w:pgNumType w:fmt="decimal"/>
          <w:formProt w:val="false"/>
          <w:textDirection w:val="lrTb"/>
        </w:sectPr>
      </w:pPr>
    </w:p>
    <w:tbl>
      <w:tblPr>
        <w:tblW w:w="5000" w:type="pct"/>
        <w:jc w:val="left"/>
        <w:tblInd w:w="-5" w:type="dxa"/>
        <w:tblLayout w:type="fixed"/>
        <w:tblCellMar>
          <w:top w:w="55" w:type="dxa"/>
          <w:left w:w="55" w:type="dxa"/>
          <w:bottom w:w="55" w:type="dxa"/>
          <w:right w:w="55" w:type="dxa"/>
        </w:tblCellMar>
      </w:tblPr>
      <w:tblGrid>
        <w:gridCol w:w="1606"/>
        <w:gridCol w:w="1606"/>
        <w:gridCol w:w="1607"/>
      </w:tblGrid>
      <w:tr>
        <w:trPr>
          <w:tblHeader w:val="true"/>
        </w:trPr>
        <w:tc>
          <w:tcPr>
            <w:tcW w:w="1606" w:type="dxa"/>
            <w:tcBorders>
              <w:top w:val="single" w:sz="4" w:space="0" w:color="000000"/>
              <w:left w:val="single" w:sz="4" w:space="0" w:color="000000"/>
              <w:bottom w:val="single" w:sz="4" w:space="0" w:color="000000"/>
            </w:tcBorders>
            <w:shd w:fill="4472C4" w:val="clear"/>
          </w:tcPr>
          <w:p>
            <w:pPr>
              <w:pStyle w:val="TableHeading"/>
              <w:bidi w:val="0"/>
              <w:rPr>
                <w:b/>
              </w:rPr>
            </w:pPr>
            <w:r>
              <w:rPr>
                <w:b/>
              </w:rPr>
              <w:t>Dış A1</w:t>
            </w:r>
          </w:p>
        </w:tc>
        <w:tc>
          <w:tcPr>
            <w:tcW w:w="1606" w:type="dxa"/>
            <w:tcBorders>
              <w:top w:val="single" w:sz="4" w:space="0" w:color="000000"/>
              <w:left w:val="single" w:sz="4" w:space="0" w:color="000000"/>
              <w:bottom w:val="single" w:sz="4" w:space="0" w:color="000000"/>
            </w:tcBorders>
            <w:shd w:fill="4472C4" w:val="clear"/>
          </w:tcPr>
          <w:p>
            <w:pPr>
              <w:pStyle w:val="TableHeading"/>
              <w:bidi w:val="0"/>
              <w:rPr>
                <w:b/>
              </w:rPr>
            </w:pPr>
            <w:r>
              <w:rPr>
                <w:b/>
              </w:rPr>
              <w:t>Dış B1</w:t>
            </w:r>
          </w:p>
        </w:tc>
        <w:tc>
          <w:tcPr>
            <w:tcW w:w="1607"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Dış C1</w:t>
            </w:r>
          </w:p>
        </w:tc>
      </w:tr>
      <w:tr>
        <w:trPr/>
        <w:tc>
          <w:tcPr>
            <w:tcW w:w="1606" w:type="dxa"/>
            <w:tcBorders>
              <w:left w:val="single" w:sz="4" w:space="0" w:color="000000"/>
              <w:bottom w:val="single" w:sz="4" w:space="0" w:color="000000"/>
            </w:tcBorders>
          </w:tcPr>
          <w:p>
            <w:pPr>
              <w:pStyle w:val="TableContents"/>
              <w:widowControl w:val="false"/>
              <w:suppressLineNumbers/>
              <w:bidi w:val="0"/>
              <w:jc w:val="left"/>
              <w:rPr/>
            </w:pPr>
            <w:r>
              <w:rPr/>
              <w:t>Hücre A2 değer 9</w:t>
            </w:r>
          </w:p>
        </w:tc>
        <w:tc>
          <w:tcPr>
            <w:tcW w:w="1606" w:type="dxa"/>
            <w:tcBorders>
              <w:left w:val="single" w:sz="4" w:space="0" w:color="000000"/>
              <w:bottom w:val="single" w:sz="4" w:space="0" w:color="000000"/>
            </w:tcBorders>
          </w:tcPr>
          <w:tbl>
            <w:tblPr>
              <w:tblW w:w="5000" w:type="pct"/>
              <w:jc w:val="left"/>
              <w:tblInd w:w="-5" w:type="dxa"/>
              <w:tblLayout w:type="fixed"/>
              <w:tblCellMar>
                <w:top w:w="55" w:type="dxa"/>
                <w:left w:w="55" w:type="dxa"/>
                <w:bottom w:w="55" w:type="dxa"/>
                <w:right w:w="55" w:type="dxa"/>
              </w:tblCellMar>
            </w:tblPr>
            <w:tblGrid>
              <w:gridCol w:w="748"/>
              <w:gridCol w:w="748"/>
            </w:tblGrid>
            <w:tr>
              <w:trPr/>
              <w:tc>
                <w:tcPr>
                  <w:tcW w:w="748" w:type="dxa"/>
                  <w:tcBorders>
                    <w:top w:val="single" w:sz="4" w:space="0" w:color="000000"/>
                    <w:left w:val="single" w:sz="4" w:space="0" w:color="000000"/>
                    <w:bottom w:val="single" w:sz="4" w:space="0" w:color="000000"/>
                  </w:tcBorders>
                </w:tcPr>
                <w:p>
                  <w:pPr>
                    <w:pStyle w:val="TableHeading"/>
                    <w:suppressLineNumbers/>
                    <w:bidi w:val="0"/>
                    <w:jc w:val="center"/>
                    <w:rPr/>
                  </w:pPr>
                  <w:r>
                    <w:rPr/>
                    <w:t>iç tablo</w:t>
                  </w:r>
                </w:p>
              </w:tc>
              <w:tc>
                <w:tcPr>
                  <w:tcW w:w="748" w:type="dxa"/>
                  <w:tcBorders>
                    <w:top w:val="single" w:sz="4" w:space="0" w:color="000000"/>
                    <w:left w:val="single" w:sz="4" w:space="0" w:color="000000"/>
                    <w:bottom w:val="single" w:sz="4" w:space="0" w:color="000000"/>
                    <w:right w:val="single" w:sz="4" w:space="0" w:color="000000"/>
                  </w:tcBorders>
                </w:tcPr>
                <w:p>
                  <w:pPr>
                    <w:pStyle w:val="TableHeading"/>
                    <w:suppressLineNumbers/>
                    <w:bidi w:val="0"/>
                    <w:jc w:val="center"/>
                    <w:rPr/>
                  </w:pPr>
                  <w:r>
                    <w:rPr/>
                  </w:r>
                </w:p>
              </w:tc>
            </w:tr>
            <w:tr>
              <w:trPr/>
              <w:tc>
                <w:tcPr>
                  <w:tcW w:w="748" w:type="dxa"/>
                  <w:tcBorders>
                    <w:left w:val="single" w:sz="4" w:space="0" w:color="000000"/>
                    <w:bottom w:val="single" w:sz="4" w:space="0" w:color="000000"/>
                  </w:tcBorders>
                </w:tcPr>
                <w:p>
                  <w:pPr>
                    <w:pStyle w:val="TableContents"/>
                    <w:widowControl w:val="false"/>
                    <w:suppressLineNumbers/>
                    <w:bidi w:val="0"/>
                    <w:jc w:val="left"/>
                    <w:rPr/>
                  </w:pPr>
                  <w:r>
                    <w:rPr/>
                  </w:r>
                </w:p>
              </w:tc>
              <w:tc>
                <w:tcPr>
                  <w:tcW w:w="748"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bl>
          <w:p>
            <w:pPr>
              <w:pStyle w:val="TableContents"/>
              <w:widowControl w:val="false"/>
              <w:suppressLineNumbers/>
              <w:bidi w:val="0"/>
              <w:jc w:val="left"/>
              <w:rPr/>
            </w:pPr>
            <w:r>
              <w:rPr/>
              <w:t>Hücre B2 değer 12</w:t>
            </w:r>
          </w:p>
        </w:tc>
        <w:tc>
          <w:tcPr>
            <w:tcW w:w="1607"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C2 değer 15</w:t>
            </w:r>
          </w:p>
        </w:tc>
      </w:tr>
      <w:tr>
        <w:trPr/>
        <w:tc>
          <w:tcPr>
            <w:tcW w:w="1606" w:type="dxa"/>
            <w:tcBorders>
              <w:left w:val="single" w:sz="4" w:space="0" w:color="000000"/>
              <w:bottom w:val="single" w:sz="4" w:space="0" w:color="000000"/>
            </w:tcBorders>
          </w:tcPr>
          <w:p>
            <w:pPr>
              <w:pStyle w:val="TableContents"/>
              <w:widowControl w:val="false"/>
              <w:suppressLineNumbers/>
              <w:bidi w:val="0"/>
              <w:jc w:val="left"/>
              <w:rPr/>
            </w:pPr>
            <w:r>
              <w:rPr/>
              <w:t>Hücre A3 değer 18</w:t>
            </w:r>
          </w:p>
        </w:tc>
        <w:tc>
          <w:tcPr>
            <w:tcW w:w="1606" w:type="dxa"/>
            <w:tcBorders>
              <w:left w:val="single" w:sz="4" w:space="0" w:color="000000"/>
              <w:bottom w:val="single" w:sz="4" w:space="0" w:color="000000"/>
            </w:tcBorders>
          </w:tcPr>
          <w:p>
            <w:pPr>
              <w:pStyle w:val="TableContents"/>
              <w:widowControl w:val="false"/>
              <w:suppressLineNumbers/>
              <w:bidi w:val="0"/>
              <w:jc w:val="left"/>
              <w:rPr/>
            </w:pPr>
            <w:r>
              <w:rPr/>
              <w:t>Hücre B3 değer 21</w:t>
            </w:r>
          </w:p>
        </w:tc>
        <w:tc>
          <w:tcPr>
            <w:tcW w:w="1607"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C3 değer 24</w:t>
            </w:r>
          </w:p>
        </w:tc>
      </w:tr>
    </w:tbl>
    <w:p>
      <w:pPr>
        <w:pStyle w:val="Normal"/>
        <w:bidi w:val="0"/>
        <w:jc w:val="left"/>
        <w:rPr/>
      </w:pPr>
      <w:r>
        <w:rPr/>
      </w:r>
    </w:p>
    <w:p>
      <w:pPr>
        <w:sectPr>
          <w:footnotePr>
            <w:numFmt w:val="decimal"/>
          </w:footnotePr>
          <w:type w:val="continuous"/>
          <w:pgSz w:w="11906" w:h="16838"/>
          <w:pgMar w:left="1134" w:right="1134" w:gutter="0" w:header="1134" w:top="1417" w:footer="1134" w:bottom="1417"/>
          <w:cols w:num="2" w:space="0" w:equalWidth="true" w:sep="false"/>
          <w:formProt w:val="false"/>
          <w:textDirection w:val="lrTb"/>
        </w:sectPr>
        <w:pStyle w:val="Normal"/>
        <w:bidi w:val="0"/>
        <w:jc w:val="left"/>
        <w:rPr/>
      </w:pPr>
      <w:r>
        <w:rPr/>
        <w:t>Yatay sayfadaki metin.</w:t>
      </w:r>
    </w:p>
    <w:p>
      <w:pPr>
        <w:pStyle w:val="Normal"/>
        <w:bidi w:val="0"/>
        <w:jc w:val="left"/>
        <w:rPr/>
      </w:pPr>
      <w:r>
        <w:rPr/>
        <w:t>Yatay sayfa başlangıcı.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bidi w:val="0"/>
        <w:jc w:val="left"/>
        <w:rPr/>
      </w:pPr>
      <w:r>
        <w:rPr>
          <w:rStyle w:val="EndnoteReference"/>
        </w:rPr>
        <w:endnoteReference w:id="2"/>
      </w:r>
    </w:p>
    <w:p>
      <w:pPr>
        <w:pStyle w:val="Normal"/>
        <w:bidi w:val="0"/>
        <w:jc w:val="left"/>
        <w:rPr>
          <w:ins w:id="3" w:author="Unknown Author" w:date="2026-10-14T08:37:41Z"/>
        </w:rPr>
      </w:pPr>
      <w:ins w:id="2" w:author="Unknown Author" w:date="2026-10-14T08:37:41Z">
        <w:r>
          <w:rPr/>
          <w:t>Bu paragraf değişiklik izleme açıkken eklendi (ekleme).</w:t>
        </w:r>
      </w:ins>
    </w:p>
    <w:p>
      <w:pPr>
        <w:pStyle w:val="Normal"/>
        <w:pageBreakBefore w:val="false"/>
        <w:bidi w:val="0"/>
        <w:jc w:val="left"/>
        <w:rPr/>
      </w:pPr>
      <w:r>
        <w:rPr/>
      </w:r>
    </w:p>
    <w:p>
      <w:pPr>
        <w:sectPr>
          <w:footnotePr>
            <w:numFmt w:val="decimal"/>
          </w:footnotePr>
          <w:endnotePr>
            <w:numFmt w:val="lowerRoman"/>
          </w:endnotePr>
          <w:type w:val="nextPage"/>
          <w:pgSz w:orient="landscape" w:w="16838" w:h="11906"/>
          <w:pgMar w:left="1134" w:right="1134" w:gutter="0" w:header="0" w:top="1134" w:footer="0" w:bottom="1134"/>
          <w:pgNumType w:fmt="decimal"/>
          <w:cols w:num="2" w:space="0" w:equalWidth="true" w:sep="false"/>
          <w:formProt w:val="false"/>
          <w:textDirection w:val="lrTb"/>
        </w:sectPr>
      </w:pPr>
    </w:p>
    <w:sectPr>
      <w:footnotePr>
        <w:numFmt w:val="decimal"/>
      </w:footnotePr>
      <w:endnotePr>
        <w:numFmt w:val="lowerRoman"/>
      </w:endnotePr>
      <w:type w:val="continuous"/>
      <w:pgSz w:orient="landscape" w:w="16838" w:h="11906"/>
      <w:pgMar w:left="1134" w:right="1134" w:gutter="0" w:header="0" w:top="1134" w:footer="0" w:bottom="1134"/>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yşe Yılmaz" w:date="0-00-00T00:00:00Z" w:initials="">
    <w:p>
      <w:r>
        <w:t>Bölüm 1 için gözden geçirme notu.</w:t>
      </w:r>
    </w:p>
  </w:comment>
  <w:comment w:id="1" w:author="Ayşe Yılmaz" w:date="0-00-00T00:00:00Z" w:initials="">
    <w:p>
      <w:r>
        <w:t>Bölüm 2 için gözden geçirme notu.</w:t>
      </w:r>
    </w:p>
  </w:comment>
</w:comments>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suppressLineNumbers/>
        <w:bidi w:val="0"/>
        <w:ind w:hanging="340" w:left="340"/>
        <w:jc w:val="left"/>
        <w:rPr/>
      </w:pPr>
      <w:r>
        <w:rPr>
          <w:rStyle w:val="EndnoteCharacters"/>
        </w:rPr>
        <w:endnoteRef/>
      </w:r>
      <w:r>
        <w:rPr/>
        <w:tab/>
        <w:t>Sonnot metni.</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t xml:space="preserve">Sayfa </w:t>
    </w:r>
    <w:r>
      <w:rPr/>
      <w:fldChar w:fldCharType="begin"/>
    </w:r>
    <w:r>
      <w:rPr/>
      <w:instrText xml:space="preserve"> PAGE \* ARABIC </w:instrText>
    </w:r>
    <w:r>
      <w:rPr/>
      <w:fldChar w:fldCharType="separate"/>
    </w:r>
    <w:r>
      <w:rPr/>
      <w:t>6</w:t>
    </w:r>
    <w:r>
      <w:rPr/>
      <w:fldChar w:fldCharType="end"/>
    </w:r>
    <w:r>
      <w:rPr/>
      <w:t xml:space="preserve"> / </w:t>
    </w:r>
    <w:r>
      <w:rPr/>
      <w:fldChar w:fldCharType="begin"/>
    </w:r>
    <w:r>
      <w:rPr/>
      <w:instrText xml:space="preserve"> NUMPAGES \* ARABIC </w:instrText>
    </w:r>
    <w:r>
      <w:rPr/>
      <w:fldChar w:fldCharType="separate"/>
    </w:r>
    <w:r>
      <w:rPr/>
      <w:t>8</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left="340"/>
        <w:jc w:val="left"/>
        <w:rPr/>
      </w:pPr>
      <w:r>
        <w:rPr>
          <w:rStyle w:val="FootnoteCharacters"/>
        </w:rPr>
        <w:footnoteRef/>
      </w:r>
      <w:r>
        <w:rPr/>
        <w:tab/>
        <w:t>Bölüm 1 dipnotu: kaynak açıklaması.</w:t>
      </w:r>
    </w:p>
  </w:footnote>
  <w:footnote w:id="3">
    <w:p>
      <w:pPr>
        <w:pStyle w:val="FootnoteText"/>
        <w:suppressLineNumbers/>
        <w:bidi w:val="0"/>
        <w:ind w:hanging="340" w:left="340"/>
        <w:jc w:val="left"/>
        <w:rPr/>
      </w:pPr>
      <w:r>
        <w:rPr>
          <w:rStyle w:val="FootnoteCharacters"/>
        </w:rPr>
        <w:footnoteRef/>
      </w:r>
      <w:r>
        <w:rPr/>
        <w:tab/>
        <w:t>Bölüm 3 dipnotu: kaynak açıklaması.</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left"/>
      <w:rPr/>
    </w:pPr>
    <w:r>
      <w:rPr/>
      <w:t>OfficeHere Derlem — lo-karma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endnotePr>
    <w:numFmt w:val="lowerRoman"/>
    <w:endnote w:id="0"/>
    <w:endnote w:id="1"/>
  </w:endnotePr>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WenQuanYi Zen Hei"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NumberingSymbols">
    <w:name w:val="Numbering Symbols"/>
    <w:qFormat/>
    <w:rPr/>
  </w:style>
  <w:style w:type="character" w:styleId="EndnoteReference">
    <w:name w:val="Endnote Reference"/>
    <w:rPr>
      <w:vertAlign w:val="superscript"/>
    </w:rPr>
  </w:style>
  <w:style w:type="character" w:styleId="EndnoteCharacters">
    <w:name w:val="Endnote Character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FootnoteText">
    <w:name w:val="Footnote Text"/>
    <w:basedOn w:val="Normal"/>
    <w:pPr>
      <w:suppressLineNumbers/>
      <w:ind w:hanging="340" w:left="340"/>
    </w:pPr>
    <w:rPr>
      <w:sz w:val="20"/>
      <w:szCs w:val="20"/>
    </w:rPr>
  </w:style>
  <w:style w:type="paragraph" w:styleId="Comment">
    <w:name w:val="Comment"/>
    <w:basedOn w:val="Normal"/>
    <w:qFormat/>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EndnoteText">
    <w:name w:val="Endnote Text"/>
    <w:basedOn w:val="Normal"/>
    <w:pPr>
      <w:suppressLineNumbers/>
      <w:ind w:hanging="340" w:left="340"/>
    </w:pPr>
    <w:rPr>
      <w:sz w:val="20"/>
      <w:szCs w:val="20"/>
    </w:rPr>
  </w:style>
  <w:style w:type="numbering" w:styleId="Bullet">
    <w:name w:val="Bullet •"/>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nek.com.tr/olcum" TargetMode="External"/><Relationship Id="rId3" Type="http://schemas.openxmlformats.org/officeDocument/2006/relationships/image" Target="media/image1.jpeg"/><Relationship Id="rId4" Type="http://schemas.openxmlformats.org/officeDocument/2006/relationships/hyperlink" Target="https://ornek.com.tr/olcum" TargetMode="External"/><Relationship Id="rId5" Type="http://schemas.openxmlformats.org/officeDocument/2006/relationships/image" Target="media/image2.png"/><Relationship Id="rId6" Type="http://schemas.openxmlformats.org/officeDocument/2006/relationships/hyperlink" Target="https://ornek.com.tr/olcum" TargetMode="Externa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1070</Words>
  <Characters>6765</Characters>
  <CharactersWithSpaces>7714</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Ölçüm Betiği</dc:creator>
  <dc:description/>
  <dc:language>en-US</dc:language>
  <cp:lastModifiedBy/>
  <dcterms:modified xsi:type="dcterms:W3CDTF">2026-10-14T08:37:41Z</dcterms:modified>
  <cp:revision>1</cp:revision>
  <dc:subject>Kayıt-aç turu</dc:subject>
  <dc:title>Derlem lo-karma</dc:title>
</cp:coreProperties>
</file>
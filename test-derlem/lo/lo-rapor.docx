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pPr>
      <w:r>
        <w:rPr/>
        <w:t>Gerçek Dünya Derlem Belgesi</w:t>
      </w:r>
    </w:p>
    <w:p>
      <w:pPr>
        <w:pStyle w:val="Subtitle"/>
        <w:bidi w:val="0"/>
        <w:rPr/>
      </w:pPr>
      <w:r>
        <w:rPr/>
        <w:t>Varyant: rapor</w:t>
      </w:r>
    </w:p>
    <w:sdt>
      <w:sdtPr>
        <w:docPartObj>
          <w:docPartGallery w:val="Table of Contents"/>
          <w:docPartUnique w:val="true"/>
        </w:docPartObj>
      </w:sdtPr>
      <w:sdtContent>
        <w:p>
          <w:pPr>
            <w:pStyle w:val="TOCHeading"/>
            <w:pageBreakBefore w:val="false"/>
            <w:bidi w:val="0"/>
            <w:jc w:val="left"/>
            <w:rPr/>
          </w:pPr>
          <w:r>
            <w:rPr/>
            <w:t>Table of Contents</w:t>
          </w:r>
        </w:p>
        <w:p>
          <w:pPr>
            <w:pStyle w:val="TOC1"/>
            <w:tabs>
              <w:tab w:val="clear" w:pos="9638"/>
              <w:tab w:val="right" w:pos="9637" w:leader="dot"/>
            </w:tabs>
            <w:bidi w:val="0"/>
            <w:jc w:val="left"/>
            <w:rPr/>
          </w:pPr>
          <w:r>
            <w:fldChar w:fldCharType="begin"/>
          </w:r>
          <w:r>
            <w:rPr>
              <w:rStyle w:val="IndexLink"/>
            </w:rPr>
            <w:instrText xml:space="preserve"> TOC \f \o "1-9" \h</w:instrText>
          </w:r>
          <w:r>
            <w:rPr>
              <w:rStyle w:val="IndexLink"/>
            </w:rPr>
            <w:fldChar w:fldCharType="separate"/>
          </w:r>
          <w:hyperlink w:anchor="__RefHeading___Toc31_4102484026">
            <w:r>
              <w:rPr>
                <w:rStyle w:val="IndexLink"/>
              </w:rPr>
              <w:t>Bölüm 1: Ölçüm Başlığı</w:t>
              <w:tab/>
              <w:t>1</w:t>
            </w:r>
          </w:hyperlink>
        </w:p>
        <w:p>
          <w:pPr>
            <w:pStyle w:val="TOC2"/>
            <w:tabs>
              <w:tab w:val="clear" w:pos="9355"/>
              <w:tab w:val="right" w:pos="9637" w:leader="dot"/>
            </w:tabs>
            <w:bidi w:val="0"/>
            <w:jc w:val="left"/>
            <w:rPr/>
          </w:pPr>
          <w:hyperlink w:anchor="__RefHeading___Toc33_4102484026">
            <w:r>
              <w:rPr>
                <w:rStyle w:val="IndexLink"/>
              </w:rPr>
              <w:t>Alt başlık 1.1</w:t>
              <w:tab/>
              <w:t>1</w:t>
            </w:r>
          </w:hyperlink>
        </w:p>
        <w:p>
          <w:pPr>
            <w:pStyle w:val="TOC1"/>
            <w:tabs>
              <w:tab w:val="clear" w:pos="9638"/>
              <w:tab w:val="right" w:pos="9637" w:leader="dot"/>
            </w:tabs>
            <w:bidi w:val="0"/>
            <w:jc w:val="left"/>
            <w:rPr/>
          </w:pPr>
          <w:hyperlink w:anchor="__RefHeading___Toc35_4102484026">
            <w:r>
              <w:rPr>
                <w:rStyle w:val="IndexLink"/>
              </w:rPr>
              <w:t>Bölüm 2: Ölçüm Başlığı</w:t>
              <w:tab/>
              <w:t>3</w:t>
            </w:r>
          </w:hyperlink>
        </w:p>
        <w:p>
          <w:pPr>
            <w:pStyle w:val="TOC2"/>
            <w:tabs>
              <w:tab w:val="clear" w:pos="9355"/>
              <w:tab w:val="right" w:pos="9637" w:leader="dot"/>
            </w:tabs>
            <w:bidi w:val="0"/>
            <w:jc w:val="left"/>
            <w:rPr/>
          </w:pPr>
          <w:hyperlink w:anchor="__RefHeading___Toc37_4102484026">
            <w:r>
              <w:rPr>
                <w:rStyle w:val="IndexLink"/>
              </w:rPr>
              <w:t>Alt başlık 2.1</w:t>
              <w:tab/>
              <w:t>3</w:t>
            </w:r>
          </w:hyperlink>
        </w:p>
        <w:p>
          <w:pPr>
            <w:pStyle w:val="TOC1"/>
            <w:tabs>
              <w:tab w:val="clear" w:pos="9638"/>
              <w:tab w:val="right" w:pos="9637" w:leader="dot"/>
            </w:tabs>
            <w:bidi w:val="0"/>
            <w:jc w:val="left"/>
            <w:rPr/>
          </w:pPr>
          <w:hyperlink w:anchor="__RefHeading___Toc39_4102484026">
            <w:r>
              <w:rPr>
                <w:rStyle w:val="IndexLink"/>
              </w:rPr>
              <w:t>Bölüm 3: Ölçüm Başlığı</w:t>
              <w:tab/>
              <w:t>4</w:t>
            </w:r>
          </w:hyperlink>
        </w:p>
        <w:p>
          <w:pPr>
            <w:pStyle w:val="TOC2"/>
            <w:tabs>
              <w:tab w:val="clear" w:pos="9355"/>
              <w:tab w:val="right" w:pos="9637" w:leader="dot"/>
            </w:tabs>
            <w:bidi w:val="0"/>
            <w:jc w:val="left"/>
            <w:rPr/>
          </w:pPr>
          <w:hyperlink w:anchor="__RefHeading___Toc41_4102484026">
            <w:r>
              <w:rPr>
                <w:rStyle w:val="IndexLink"/>
              </w:rPr>
              <w:t>Alt başlık 3.1</w:t>
              <w:tab/>
              <w:t>4</w:t>
            </w:r>
          </w:hyperlink>
        </w:p>
        <w:p>
          <w:pPr>
            <w:pStyle w:val="TOC1"/>
            <w:tabs>
              <w:tab w:val="clear" w:pos="9638"/>
              <w:tab w:val="right" w:pos="9637" w:leader="dot"/>
            </w:tabs>
            <w:bidi w:val="0"/>
            <w:jc w:val="left"/>
            <w:rPr/>
          </w:pPr>
          <w:hyperlink w:anchor="__RefHeading___Toc43_4102484026">
            <w:r>
              <w:rPr>
                <w:rStyle w:val="IndexLink"/>
              </w:rPr>
              <w:t>Bölüm 4: Ölçüm Başlığı</w:t>
              <w:tab/>
              <w:t>5</w:t>
            </w:r>
          </w:hyperlink>
        </w:p>
        <w:p>
          <w:pPr>
            <w:pStyle w:val="TOC2"/>
            <w:tabs>
              <w:tab w:val="clear" w:pos="9355"/>
              <w:tab w:val="right" w:pos="9637" w:leader="dot"/>
            </w:tabs>
            <w:bidi w:val="0"/>
            <w:jc w:val="left"/>
            <w:rPr/>
          </w:pPr>
          <w:hyperlink w:anchor="__RefHeading___Toc45_4102484026">
            <w:r>
              <w:rPr>
                <w:rStyle w:val="IndexLink"/>
              </w:rPr>
              <w:t>Alt başlık 4.1</w:t>
              <w:tab/>
              <w:t>5</w:t>
            </w:r>
          </w:hyperlink>
        </w:p>
        <w:p>
          <w:pPr>
            <w:pStyle w:val="TOC1"/>
            <w:tabs>
              <w:tab w:val="clear" w:pos="9638"/>
              <w:tab w:val="right" w:pos="9637" w:leader="dot"/>
            </w:tabs>
            <w:bidi w:val="0"/>
            <w:jc w:val="left"/>
            <w:rPr/>
          </w:pPr>
          <w:hyperlink w:anchor="__RefHeading___Toc47_4102484026">
            <w:r>
              <w:rPr>
                <w:rStyle w:val="IndexLink"/>
              </w:rPr>
              <w:t>Bölüm 5: Ölçüm Başlığı</w:t>
              <w:tab/>
              <w:t>7</w:t>
            </w:r>
          </w:hyperlink>
        </w:p>
        <w:p>
          <w:pPr>
            <w:pStyle w:val="TOC2"/>
            <w:tabs>
              <w:tab w:val="clear" w:pos="9355"/>
              <w:tab w:val="right" w:pos="9637" w:leader="dot"/>
            </w:tabs>
            <w:bidi w:val="0"/>
            <w:jc w:val="left"/>
            <w:rPr/>
          </w:pPr>
          <w:hyperlink w:anchor="__RefHeading___Toc49_4102484026">
            <w:r>
              <w:rPr>
                <w:rStyle w:val="IndexLink"/>
              </w:rPr>
              <w:t>Alt başlık 5.1</w:t>
              <w:tab/>
              <w:t>7</w:t>
            </w:r>
          </w:hyperlink>
        </w:p>
        <w:p>
          <w:pPr>
            <w:pStyle w:val="TOC1"/>
            <w:tabs>
              <w:tab w:val="clear" w:pos="9638"/>
              <w:tab w:val="right" w:pos="9637" w:leader="dot"/>
            </w:tabs>
            <w:bidi w:val="0"/>
            <w:jc w:val="left"/>
            <w:rPr/>
          </w:pPr>
          <w:hyperlink w:anchor="__RefHeading___Toc51_4102484026">
            <w:r>
              <w:rPr>
                <w:rStyle w:val="IndexLink"/>
              </w:rPr>
              <w:t>Bölüm 6: Ölçüm Başlığı</w:t>
              <w:tab/>
              <w:t>8</w:t>
            </w:r>
          </w:hyperlink>
        </w:p>
        <w:p>
          <w:pPr>
            <w:pStyle w:val="TOC2"/>
            <w:tabs>
              <w:tab w:val="clear" w:pos="9355"/>
              <w:tab w:val="right" w:pos="9637" w:leader="dot"/>
            </w:tabs>
            <w:bidi w:val="0"/>
            <w:jc w:val="left"/>
            <w:rPr/>
          </w:pPr>
          <w:hyperlink w:anchor="__RefHeading___Toc53_4102484026">
            <w:r>
              <w:rPr>
                <w:rStyle w:val="IndexLink"/>
              </w:rPr>
              <w:t>Alt başlık 6.1</w:t>
              <w:tab/>
              <w:t>8</w:t>
            </w:r>
          </w:hyperlink>
        </w:p>
        <w:p>
          <w:pPr>
            <w:pStyle w:val="TOC1"/>
            <w:tabs>
              <w:tab w:val="clear" w:pos="9638"/>
              <w:tab w:val="right" w:pos="9637" w:leader="dot"/>
            </w:tabs>
            <w:bidi w:val="0"/>
            <w:jc w:val="left"/>
            <w:rPr/>
          </w:pPr>
          <w:hyperlink w:anchor="__RefHeading___Toc55_4102484026">
            <w:r>
              <w:rPr>
                <w:rStyle w:val="IndexLink"/>
              </w:rPr>
              <w:t>Bölüm 7: Ölçüm Başlığı</w:t>
              <w:tab/>
              <w:t>10</w:t>
            </w:r>
          </w:hyperlink>
        </w:p>
        <w:p>
          <w:pPr>
            <w:pStyle w:val="TOC2"/>
            <w:tabs>
              <w:tab w:val="clear" w:pos="9355"/>
              <w:tab w:val="right" w:pos="9637" w:leader="dot"/>
            </w:tabs>
            <w:bidi w:val="0"/>
            <w:jc w:val="left"/>
            <w:rPr/>
          </w:pPr>
          <w:hyperlink w:anchor="__RefHeading___Toc57_4102484026">
            <w:r>
              <w:rPr>
                <w:rStyle w:val="IndexLink"/>
              </w:rPr>
              <w:t>Alt başlık 7.1</w:t>
              <w:tab/>
              <w:t>10</w:t>
            </w:r>
          </w:hyperlink>
        </w:p>
        <w:p>
          <w:pPr>
            <w:pStyle w:val="TOC1"/>
            <w:tabs>
              <w:tab w:val="clear" w:pos="9638"/>
              <w:tab w:val="right" w:pos="9637" w:leader="dot"/>
            </w:tabs>
            <w:bidi w:val="0"/>
            <w:jc w:val="left"/>
            <w:rPr/>
          </w:pPr>
          <w:hyperlink w:anchor="__RefHeading___Toc59_4102484026">
            <w:r>
              <w:rPr>
                <w:rStyle w:val="IndexLink"/>
              </w:rPr>
              <w:t>Bölüm 8: Ölçüm Başlığı</w:t>
              <w:tab/>
              <w:t>11</w:t>
            </w:r>
          </w:hyperlink>
        </w:p>
        <w:p>
          <w:pPr>
            <w:pStyle w:val="TOC2"/>
            <w:tabs>
              <w:tab w:val="clear" w:pos="9355"/>
              <w:tab w:val="right" w:pos="9637" w:leader="dot"/>
            </w:tabs>
            <w:bidi w:val="0"/>
            <w:jc w:val="left"/>
            <w:rPr/>
          </w:pPr>
          <w:hyperlink w:anchor="__RefHeading___Toc61_4102484026">
            <w:r>
              <w:rPr>
                <w:rStyle w:val="IndexLink"/>
              </w:rPr>
              <w:t>Alt başlık 8.1</w:t>
              <w:tab/>
              <w:t>11</w:t>
            </w:r>
          </w:hyperlink>
          <w:r>
            <w:rPr>
              <w:rStyle w:val="IndexLink"/>
            </w:rPr>
            <w:fldChar w:fldCharType="end"/>
          </w:r>
        </w:p>
      </w:sdtContent>
    </w:sdt>
    <w:p>
      <w:pPr>
        <w:pStyle w:val="Heading1"/>
        <w:bidi w:val="0"/>
        <w:ind w:hanging="0" w:left="0"/>
        <w:jc w:val="left"/>
        <w:rPr/>
      </w:pPr>
      <w:bookmarkStart w:id="0" w:name="__RefHeading___Toc31_4102484026"/>
      <w:bookmarkEnd w:id="0"/>
      <w:r>
        <w:rPr/>
        <w:t>Bölüm 1: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2">
        <w:r>
          <w:rPr/>
          <w:t>bağlantı</w:t>
        </w:r>
      </w:hyperlink>
      <w:r>
        <w:rPr>
          <w:rStyle w:val="FootnoteReference"/>
        </w:rPr>
        <w:footnoteReference w:id="2"/>
      </w:r>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1" w:name="__RefHeading___Toc33_4102484026"/>
      <w:bookmarkEnd w:id="1"/>
      <w:r>
        <w:rPr/>
        <w:t>Alt başlık 1.1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p>
      <w:pPr>
        <w:pStyle w:val="Normal"/>
        <w:bidi w:val="0"/>
        <w:jc w:val="left"/>
        <w:rPr/>
      </w:pPr>
      <w:r>
        <w:rPr/>
        <w:t>Satır sonu öncesi</w:t>
      </w:r>
    </w:p>
    <w:p>
      <w:pPr>
        <w:pStyle w:val="Normal"/>
        <w:pageBreakBefore w:val="false"/>
        <w:bidi w:val="0"/>
        <w:jc w:val="left"/>
        <w:rPr/>
      </w:pPr>
      <w:r>
        <w:rPr/>
        <w:t>Satır</w:t>
        <w:br/>
        <w:t>sonu</w:t>
        <w:tab/>
        <w:t>sekme sonrası</w:t>
      </w:r>
      <w:r>
        <w:br w:type="page"/>
      </w:r>
    </w:p>
    <w:p>
      <w:pPr>
        <w:pStyle w:val="Heading1"/>
        <w:bidi w:val="0"/>
        <w:ind w:hanging="0" w:left="0"/>
        <w:jc w:val="left"/>
        <w:rPr/>
      </w:pPr>
      <w:bookmarkStart w:id="2" w:name="__RefHeading___Toc35_4102484026"/>
      <w:bookmarkEnd w:id="2"/>
      <w:r>
        <w:rPr/>
        <w:t>Bölüm 2: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3">
        <w:r>
          <w:rPr/>
          <w:t>bağlantı</w:t>
        </w:r>
      </w:hyperlink>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3" w:name="__RefHeading___Toc37_4102484026"/>
      <w:bookmarkEnd w:id="3"/>
      <w:r>
        <w:rPr/>
        <w:t>Alt başlık 2.1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T2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T2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commentReference w:id="0"/>
      </w:r>
      <w:r>
        <w:rPr/>
        <w:t xml:space="preserve">Bu paragrafta bir yorum var. Ayrıca </w:t>
      </w:r>
      <w:del w:id="0" w:author="Unknown Author" w:date="2026-10-14T08:37:40Z">
        <w:r>
          <w:rPr/>
          <w:delText>silinecek kelime</w:delText>
        </w:r>
      </w:del>
      <w:r>
        <w:rPr/>
        <w:t xml:space="preserve"> ve </w:t>
      </w:r>
      <w:r>
        <w:rPr>
          <w:b/>
          <w:rPrChange w:id="0" w:author="Unknown Author" w:date="2026-10-14T08:37:40Z"/>
        </w:rPr>
        <w:t>kalınlaşacak ifade</w:t>
      </w:r>
      <w:r>
        <w:rPr/>
        <w:t xml:space="preserve"> burada.</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4" w:name="__RefHeading___Toc39_4102484026"/>
      <w:bookmarkEnd w:id="4"/>
      <w:r>
        <w:rPr/>
        <w:t>Bölüm 3: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4">
        <w:r>
          <w:rPr/>
          <w:t>bağlantı</w:t>
        </w:r>
      </w:hyperlink>
      <w:r>
        <w:rPr>
          <w:rStyle w:val="FootnoteReference"/>
        </w:rPr>
        <w:footnoteReference w:id="3"/>
      </w:r>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5" w:name="__RefHeading___Toc41_4102484026"/>
      <w:bookmarkEnd w:id="5"/>
      <w:r>
        <w:rPr/>
        <w:t>Alt başlık 3.1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p>
      <w:pPr>
        <w:pStyle w:val="Normal"/>
        <w:bidi w:val="0"/>
        <w:jc w:val="left"/>
        <w:rPr/>
      </w:pPr>
      <w:r>
        <w:rPr/>
        <w:drawing>
          <wp:inline distT="0" distB="0" distL="0" distR="0">
            <wp:extent cx="2879725" cy="18002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5"/>
                    <a:stretch>
                      <a:fillRect/>
                    </a:stretch>
                  </pic:blipFill>
                  <pic:spPr bwMode="auto">
                    <a:xfrm>
                      <a:off x="0" y="0"/>
                      <a:ext cx="2879725" cy="1800225"/>
                    </a:xfrm>
                    <a:prstGeom prst="rect">
                      <a:avLst/>
                    </a:prstGeom>
                  </pic:spPr>
                </pic:pic>
              </a:graphicData>
            </a:graphic>
          </wp:inline>
        </w:drawing>
      </w:r>
      <w:r>
        <w:rPr/>
        <w:t xml:space="preserve"> </w:t>
      </w:r>
      <w:r>
        <w:rPr/>
        <w:t>Şekil: örnek grafik resmi.</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6" w:name="__RefHeading___Toc43_4102484026"/>
      <w:bookmarkEnd w:id="6"/>
      <w:r>
        <w:rPr/>
        <w:t>Bölüm 4: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6">
        <w:r>
          <w:rPr/>
          <w:t>bağlantı</w:t>
        </w:r>
      </w:hyperlink>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7" w:name="__RefHeading___Toc45_4102484026"/>
      <w:bookmarkEnd w:id="7"/>
      <w:r>
        <w:rPr/>
        <w:t>Alt başlık 4.1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T4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T4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T4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T4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drawing>
          <wp:inline distT="0" distB="0" distL="0" distR="0">
            <wp:extent cx="3599815" cy="270002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7"/>
                    <a:stretch>
                      <a:fillRect/>
                    </a:stretch>
                  </pic:blipFill>
                  <pic:spPr bwMode="auto">
                    <a:xfrm>
                      <a:off x="0" y="0"/>
                      <a:ext cx="3599815" cy="2700020"/>
                    </a:xfrm>
                    <a:prstGeom prst="rect">
                      <a:avLst/>
                    </a:prstGeom>
                  </pic:spPr>
                </pic:pic>
              </a:graphicData>
            </a:graphic>
          </wp:inline>
        </w:drawing>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8" w:name="__RefHeading___Toc47_4102484026"/>
      <w:bookmarkEnd w:id="8"/>
      <w:r>
        <w:rPr/>
        <w:t>Bölüm 5: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8">
        <w:r>
          <w:rPr/>
          <w:t>bağlantı</w:t>
        </w:r>
      </w:hyperlink>
      <w:r>
        <w:rPr>
          <w:rStyle w:val="FootnoteReference"/>
        </w:rPr>
        <w:footnoteReference w:id="4"/>
      </w:r>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9" w:name="__RefHeading___Toc49_4102484026"/>
      <w:bookmarkEnd w:id="9"/>
      <w:r>
        <w:rPr/>
        <w:t>Alt başlık 5.1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10" w:name="__RefHeading___Toc51_4102484026"/>
      <w:bookmarkEnd w:id="10"/>
      <w:r>
        <w:rPr/>
        <w:t>Bölüm 6: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9">
        <w:r>
          <w:rPr/>
          <w:t>bağlantı</w:t>
        </w:r>
      </w:hyperlink>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11" w:name="__RefHeading___Toc53_4102484026"/>
      <w:bookmarkEnd w:id="11"/>
      <w:r>
        <w:rPr/>
        <w:t>Alt başlık 6.1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T6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T6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T6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T6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drawing>
          <wp:inline distT="0" distB="0" distL="0" distR="0">
            <wp:extent cx="2879725" cy="18002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0"/>
                    <a:stretch>
                      <a:fillRect/>
                    </a:stretch>
                  </pic:blipFill>
                  <pic:spPr bwMode="auto">
                    <a:xfrm>
                      <a:off x="0" y="0"/>
                      <a:ext cx="2879725" cy="1800225"/>
                    </a:xfrm>
                    <a:prstGeom prst="rect">
                      <a:avLst/>
                    </a:prstGeom>
                  </pic:spPr>
                </pic:pic>
              </a:graphicData>
            </a:graphic>
          </wp:inline>
        </w:drawing>
      </w:r>
      <w:r>
        <w:rPr/>
        <w:t xml:space="preserve"> </w:t>
      </w:r>
      <w:r>
        <w:rPr/>
        <w:t>Şekil: örnek grafik resmi.</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12" w:name="__RefHeading___Toc55_4102484026"/>
      <w:bookmarkEnd w:id="12"/>
      <w:r>
        <w:rPr/>
        <w:t>Bölüm 7: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11">
        <w:r>
          <w:rPr/>
          <w:t>bağlantı</w:t>
        </w:r>
      </w:hyperlink>
      <w:r>
        <w:rPr>
          <w:rStyle w:val="FootnoteReference"/>
        </w:rPr>
        <w:footnoteReference w:id="5"/>
      </w:r>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13" w:name="__RefHeading___Toc57_4102484026"/>
      <w:bookmarkEnd w:id="13"/>
      <w:r>
        <w:rPr/>
        <w:t>Alt başlık 7.1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14" w:name="__RefHeading___Toc59_4102484026"/>
      <w:bookmarkEnd w:id="14"/>
      <w:r>
        <w:rPr/>
        <w:t>Bölüm 8: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12">
        <w:r>
          <w:rPr/>
          <w:t>bağlantı</w:t>
        </w:r>
      </w:hyperlink>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15" w:name="__RefHeading___Toc61_4102484026"/>
      <w:bookmarkEnd w:id="15"/>
      <w:r>
        <w:rPr/>
        <w:t>Alt başlık 8.1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T8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T8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T8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T8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bidi w:val="0"/>
        <w:jc w:val="left"/>
        <w:rPr>
          <w:ins w:id="3" w:author="Unknown Author" w:date="2026-10-14T08:37:40Z"/>
        </w:rPr>
      </w:pPr>
      <w:ins w:id="2" w:author="Unknown Author" w:date="2026-10-14T08:37:40Z">
        <w:r>
          <w:rPr/>
          <w:t>Bu paragraf değişiklik izleme açıkken eklendi (ekleme).</w:t>
        </w:r>
      </w:ins>
    </w:p>
    <w:p>
      <w:pPr>
        <w:pStyle w:val="Normal"/>
        <w:pageBreakBefore w:val="false"/>
        <w:bidi w:val="0"/>
        <w:jc w:val="left"/>
        <w:rPr/>
      </w:pPr>
      <w:r>
        <w:rPr/>
      </w:r>
    </w:p>
    <w:sectPr>
      <w:headerReference w:type="default" r:id="rId13"/>
      <w:footerReference w:type="default" r:id="rId14"/>
      <w:footnotePr>
        <w:numFmt w:val="decimal"/>
      </w:footnotePr>
      <w:type w:val="nextPage"/>
      <w:pgSz w:w="11906" w:h="16838"/>
      <w:pgMar w:left="1134" w:right="1134" w:gutter="0" w:header="1134" w:top="1417" w:footer="1134" w:bottom="1417"/>
      <w:pgNumType w:fmt="decimal"/>
      <w:formProt w:val="false"/>
      <w:textDirection w:val="lrTb"/>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yşe Yılmaz" w:date="0-00-00T00:00:00Z" w:initials="">
    <w:p>
      <w:r>
        <w:t>Bölüm 2 için gözden geçirme notu.</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left"/>
      <w:rPr/>
    </w:pPr>
    <w:r>
      <w:rPr/>
      <w:t xml:space="preserve">Sayfa </w:t>
    </w:r>
    <w:r>
      <w:rPr/>
      <w:fldChar w:fldCharType="begin"/>
    </w:r>
    <w:r>
      <w:rPr/>
      <w:instrText xml:space="preserve"> PAGE \* ARABIC </w:instrText>
    </w:r>
    <w:r>
      <w:rPr/>
      <w:fldChar w:fldCharType="separate"/>
    </w:r>
    <w:r>
      <w:rPr/>
      <w:t>11</w:t>
    </w:r>
    <w:r>
      <w:rPr/>
      <w:fldChar w:fldCharType="end"/>
    </w:r>
    <w:r>
      <w:rPr/>
      <w:t xml:space="preserve"> / </w:t>
    </w:r>
    <w:r>
      <w:rPr/>
      <w:fldChar w:fldCharType="begin"/>
    </w:r>
    <w:r>
      <w:rPr/>
      <w:instrText xml:space="preserve"> NUMPAGES \* ARABIC </w:instrText>
    </w:r>
    <w:r>
      <w:rPr/>
      <w:fldChar w:fldCharType="separate"/>
    </w:r>
    <w:r>
      <w:rPr/>
      <w:t>11</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uppressLineNumbers/>
        <w:bidi w:val="0"/>
        <w:ind w:hanging="340" w:left="340"/>
        <w:jc w:val="left"/>
        <w:rPr/>
      </w:pPr>
      <w:r>
        <w:rPr>
          <w:rStyle w:val="FootnoteCharacters"/>
        </w:rPr>
        <w:footnoteRef/>
      </w:r>
      <w:r>
        <w:rPr/>
        <w:tab/>
        <w:t>Bölüm 1 dipnotu: kaynak açıklaması.</w:t>
      </w:r>
    </w:p>
  </w:footnote>
  <w:footnote w:id="3">
    <w:p>
      <w:pPr>
        <w:pStyle w:val="FootnoteText"/>
        <w:suppressLineNumbers/>
        <w:bidi w:val="0"/>
        <w:ind w:hanging="340" w:left="340"/>
        <w:jc w:val="left"/>
        <w:rPr/>
      </w:pPr>
      <w:r>
        <w:rPr>
          <w:rStyle w:val="FootnoteCharacters"/>
        </w:rPr>
        <w:footnoteRef/>
      </w:r>
      <w:r>
        <w:rPr/>
        <w:tab/>
        <w:t>Bölüm 3 dipnotu: kaynak açıklaması.</w:t>
      </w:r>
    </w:p>
  </w:footnote>
  <w:footnote w:id="4">
    <w:p>
      <w:pPr>
        <w:pStyle w:val="FootnoteText"/>
        <w:suppressLineNumbers/>
        <w:bidi w:val="0"/>
        <w:ind w:hanging="340" w:left="340"/>
        <w:jc w:val="left"/>
        <w:rPr/>
      </w:pPr>
      <w:r>
        <w:rPr>
          <w:rStyle w:val="FootnoteCharacters"/>
        </w:rPr>
        <w:footnoteRef/>
      </w:r>
      <w:r>
        <w:rPr/>
        <w:tab/>
        <w:t>Bölüm 5 dipnotu: kaynak açıklaması.</w:t>
      </w:r>
    </w:p>
  </w:footnote>
  <w:footnote w:id="5">
    <w:p>
      <w:pPr>
        <w:pStyle w:val="FootnoteText"/>
        <w:suppressLineNumbers/>
        <w:bidi w:val="0"/>
        <w:ind w:hanging="340" w:left="340"/>
        <w:jc w:val="left"/>
        <w:rPr/>
      </w:pPr>
      <w:r>
        <w:rPr>
          <w:rStyle w:val="FootnoteCharacters"/>
        </w:rPr>
        <w:footnoteRef/>
      </w:r>
      <w:r>
        <w:rPr/>
        <w:tab/>
        <w:t>Bölüm 7 dipnotu: kaynak açıklaması.</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left"/>
      <w:rPr/>
    </w:pPr>
    <w:r>
      <w:rPr/>
      <w:t>OfficeHere Derlem — lo-rapor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3">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footnotePr>
    <w:numFmt w:val="decimal"/>
    <w:footnote w:id="0"/>
    <w:footnote w:id="1"/>
  </w:footnotePr>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WenQuanYi Zen Hei"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Hyperlink">
    <w:name w:val="Hyperlink"/>
    <w:rPr>
      <w:color w:val="000080"/>
      <w:u w:val="single"/>
    </w:rPr>
  </w:style>
  <w:style w:type="character" w:styleId="FootnoteCharacters">
    <w:name w:val="Footnote Characters"/>
    <w:qFormat/>
    <w:rPr/>
  </w:style>
  <w:style w:type="character" w:styleId="FootnoteReference">
    <w:name w:val="Footnote Reference"/>
    <w:rPr>
      <w:vertAlign w:val="superscript"/>
    </w:rPr>
  </w:style>
  <w:style w:type="character" w:styleId="NumberingSymbols">
    <w:name w:val="Numbering Symbols"/>
    <w:qFormat/>
    <w:rPr/>
  </w:style>
  <w:style w:type="character" w:styleId="IndexLink">
    <w:name w:val="Index Link"/>
    <w:qFormat/>
    <w:rPr/>
  </w:style>
  <w:style w:type="character" w:styleId="LineNumber">
    <w:name w:val="Line Number"/>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mment">
    <w:name w:val="Comment"/>
    <w:basedOn w:val="Normal"/>
    <w:qFormat/>
    <w:pPr/>
    <w:rPr>
      <w:sz w:val="20"/>
      <w:szCs w:val="20"/>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09"/>
        <w:tab w:val="right" w:pos="9638" w:leader="dot"/>
      </w:tabs>
      <w:ind w:hanging="0" w:left="0"/>
    </w:pPr>
    <w:rPr/>
  </w:style>
  <w:style w:type="paragraph" w:styleId="TOC2">
    <w:name w:val="TOC 2"/>
    <w:basedOn w:val="Index"/>
    <w:pPr>
      <w:tabs>
        <w:tab w:val="clear" w:pos="709"/>
        <w:tab w:val="right" w:pos="9638" w:leader="dot"/>
      </w:tabs>
      <w:ind w:hanging="0" w:left="283"/>
    </w:pPr>
    <w:rPr/>
  </w:style>
  <w:style w:type="numbering" w:styleId="Bullet">
    <w:name w:val="Bullet •"/>
    <w:qFormat/>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rnek.com.tr/olcum" TargetMode="External"/><Relationship Id="rId3" Type="http://schemas.openxmlformats.org/officeDocument/2006/relationships/hyperlink" Target="https://ornek.com.tr/olcum" TargetMode="External"/><Relationship Id="rId4" Type="http://schemas.openxmlformats.org/officeDocument/2006/relationships/hyperlink" Target="https://ornek.com.tr/olcum" TargetMode="External"/><Relationship Id="rId5" Type="http://schemas.openxmlformats.org/officeDocument/2006/relationships/image" Target="media/image1.png"/><Relationship Id="rId6" Type="http://schemas.openxmlformats.org/officeDocument/2006/relationships/hyperlink" Target="https://ornek.com.tr/olcum" TargetMode="External"/><Relationship Id="rId7" Type="http://schemas.openxmlformats.org/officeDocument/2006/relationships/image" Target="media/image2.jpeg"/><Relationship Id="rId8" Type="http://schemas.openxmlformats.org/officeDocument/2006/relationships/hyperlink" Target="https://ornek.com.tr/olcum" TargetMode="External"/><Relationship Id="rId9" Type="http://schemas.openxmlformats.org/officeDocument/2006/relationships/hyperlink" Target="https://ornek.com.tr/olcum" TargetMode="External"/><Relationship Id="rId10" Type="http://schemas.openxmlformats.org/officeDocument/2006/relationships/image" Target="media/image1.png"/><Relationship Id="rId11" Type="http://schemas.openxmlformats.org/officeDocument/2006/relationships/hyperlink" Target="https://ornek.com.tr/olcum" TargetMode="External"/><Relationship Id="rId12" Type="http://schemas.openxmlformats.org/officeDocument/2006/relationships/hyperlink" Target="https://ornek.com.tr/olcum"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footnotes" Target="footnotes.xml"/><Relationship Id="rId16" Type="http://schemas.openxmlformats.org/officeDocument/2006/relationships/comments" Target="comments.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Pages>
  <Words>2348</Words>
  <Characters>14329</Characters>
  <CharactersWithSpaces>16379</CharactersWithSpaces>
  <Paragraphs>239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Ölçüm Betiği</dc:creator>
  <dc:description/>
  <dc:language>en-US</dc:language>
  <cp:lastModifiedBy/>
  <dcterms:modified xsi:type="dcterms:W3CDTF">2026-10-14T08:37:40Z</dcterms:modified>
  <cp:revision>1</cp:revision>
  <dc:subject>Kayıt-aç turu</dc:subject>
  <dc:title>Derlem lo-rapor</dc:title>
</cp:coreProperties>
</file>